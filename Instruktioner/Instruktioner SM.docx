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6B2A4" w14:textId="0FD9F6E5" w:rsidR="003C0536" w:rsidRDefault="00063D40">
      <w:r>
        <w:t>Vi har gjo</w:t>
      </w:r>
      <w:r w:rsidR="001F4C74">
        <w:t>rt en sammanställning av vad ni behöver</w:t>
      </w:r>
      <w:r>
        <w:t xml:space="preserve"> för sekretariatet under SM utifrån vår</w:t>
      </w:r>
      <w:r w:rsidR="00B37468">
        <w:t>a</w:t>
      </w:r>
      <w:r>
        <w:t xml:space="preserve"> erfarenhet</w:t>
      </w:r>
      <w:r w:rsidR="00CD718A">
        <w:t>er</w:t>
      </w:r>
      <w:r>
        <w:t xml:space="preserve"> från </w:t>
      </w:r>
      <w:r w:rsidR="0063778D">
        <w:t>tidigare</w:t>
      </w:r>
      <w:r>
        <w:t xml:space="preserve"> SM. Skulle ni kunna kolla igenom den och se om det är något ni ser problem med eller ni skulle vilja göra </w:t>
      </w:r>
      <w:r w:rsidR="001F4C74">
        <w:t xml:space="preserve">något </w:t>
      </w:r>
      <w:r>
        <w:t>annorlunda.</w:t>
      </w:r>
    </w:p>
    <w:p w14:paraId="4587C1E1" w14:textId="3EE02DED" w:rsidR="00063D40" w:rsidRDefault="00063D40"/>
    <w:p w14:paraId="01E7FAE9" w14:textId="1819E33E" w:rsidR="00375CE7" w:rsidRDefault="00516B6F" w:rsidP="00375CE7">
      <w:pPr>
        <w:pStyle w:val="Rubrik1"/>
      </w:pPr>
      <w:ins w:id="0" w:author="Magnus Sandberg" w:date="2020-03-02T20:39:00Z">
        <w:r>
          <w:t>U</w:t>
        </w:r>
      </w:ins>
      <w:ins w:id="1" w:author="Magnus Sandberg" w:date="2020-03-02T20:40:00Z">
        <w:r>
          <w:t>ppsättning</w:t>
        </w:r>
      </w:ins>
      <w:r w:rsidR="007520BF">
        <w:t xml:space="preserve"> som ni utför</w:t>
      </w:r>
      <w:del w:id="2" w:author="Magnus Sandberg" w:date="2020-03-02T20:38:00Z">
        <w:r w:rsidR="00375CE7" w:rsidDel="00516B6F">
          <w:delText>A</w:delText>
        </w:r>
      </w:del>
      <w:del w:id="3" w:author="Magnus Sandberg" w:date="2020-03-02T20:39:00Z">
        <w:r w:rsidR="00375CE7" w:rsidDel="00516B6F">
          <w:delText>l</w:delText>
        </w:r>
      </w:del>
      <w:del w:id="4" w:author="Magnus Sandberg" w:date="2020-03-02T20:37:00Z">
        <w:r w:rsidR="00375CE7" w:rsidDel="00516B6F">
          <w:delText>ternativ 1 - Om r</w:delText>
        </w:r>
      </w:del>
      <w:del w:id="5" w:author="Magnus Sandberg" w:date="2020-03-02T20:38:00Z">
        <w:r w:rsidR="00375CE7" w:rsidDel="00516B6F">
          <w:delText>esultat matas in vi domarborden</w:delText>
        </w:r>
      </w:del>
    </w:p>
    <w:p w14:paraId="01EEA37E" w14:textId="648F177C" w:rsidR="00375CE7" w:rsidRDefault="00375CE7" w:rsidP="00375CE7">
      <w:pPr>
        <w:pStyle w:val="Liststycke"/>
        <w:numPr>
          <w:ilvl w:val="0"/>
          <w:numId w:val="1"/>
        </w:numPr>
      </w:pPr>
      <w:r>
        <w:t>En dator på varje domarbord.</w:t>
      </w:r>
    </w:p>
    <w:p w14:paraId="3B02CBE0" w14:textId="07587B86" w:rsidR="00375CE7" w:rsidRDefault="00375CE7" w:rsidP="00C16DF2">
      <w:pPr>
        <w:pStyle w:val="Liststycke"/>
        <w:numPr>
          <w:ilvl w:val="0"/>
          <w:numId w:val="1"/>
        </w:numPr>
      </w:pPr>
      <w:r>
        <w:t>4 datorer för sekretariatet med excel. Vi rekommenderar även extra skärmar så man kan köra med dubbla skärmar.</w:t>
      </w:r>
    </w:p>
    <w:p w14:paraId="5E650561" w14:textId="300D0904" w:rsidR="00CD718A" w:rsidRDefault="00CD718A" w:rsidP="00375CE7">
      <w:pPr>
        <w:pStyle w:val="Liststycke"/>
        <w:numPr>
          <w:ilvl w:val="0"/>
          <w:numId w:val="1"/>
        </w:numPr>
      </w:pPr>
      <w:r>
        <w:t xml:space="preserve">Vi </w:t>
      </w:r>
      <w:r w:rsidR="00C16DF2">
        <w:t>rekommenderar</w:t>
      </w:r>
      <w:r>
        <w:t xml:space="preserve"> även tangentbord till </w:t>
      </w:r>
      <w:r w:rsidR="00C16DF2">
        <w:t>datorerna med numerisk tangentbordsdel.</w:t>
      </w:r>
    </w:p>
    <w:p w14:paraId="203AEC2E" w14:textId="7F1F9FB6" w:rsidR="00C16DF2" w:rsidRDefault="00C16DF2" w:rsidP="00C16DF2">
      <w:pPr>
        <w:pStyle w:val="Liststycke"/>
      </w:pPr>
      <w:r>
        <w:rPr>
          <w:noProof/>
          <w:lang w:eastAsia="sv-SE"/>
        </w:rPr>
        <w:drawing>
          <wp:inline distT="0" distB="0" distL="0" distR="0" wp14:anchorId="6B9B2DE1" wp14:editId="13C4D3D7">
            <wp:extent cx="1466850" cy="1801549"/>
            <wp:effectExtent l="0" t="0" r="0" b="825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554" cy="1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1155" w14:textId="53F2C26A" w:rsidR="00C16DF2" w:rsidRDefault="00C16DF2" w:rsidP="00375CE7">
      <w:pPr>
        <w:pStyle w:val="Liststycke"/>
        <w:numPr>
          <w:ilvl w:val="0"/>
          <w:numId w:val="1"/>
        </w:numPr>
      </w:pPr>
      <w:r>
        <w:t>Vi rekommenderar möss till alla datorer</w:t>
      </w:r>
    </w:p>
    <w:p w14:paraId="2533287C" w14:textId="74FB7073" w:rsidR="00375CE7" w:rsidRDefault="00375CE7" w:rsidP="00375CE7">
      <w:pPr>
        <w:pStyle w:val="Liststycke"/>
        <w:numPr>
          <w:ilvl w:val="0"/>
          <w:numId w:val="1"/>
        </w:numPr>
      </w:pPr>
      <w:r>
        <w:t>Minst 8 personer</w:t>
      </w:r>
      <w:r w:rsidR="00CD718A">
        <w:t xml:space="preserve"> som hela tiden matar in. 1 person vid varje domarbord och 4 personer i sekretariatet.  </w:t>
      </w:r>
      <w:r w:rsidR="00EC684D">
        <w:t>Vi finns till hands om det är problem.</w:t>
      </w:r>
    </w:p>
    <w:p w14:paraId="36A4E07C" w14:textId="43DCA40E" w:rsidR="00375CE7" w:rsidRDefault="005163FE" w:rsidP="00375CE7">
      <w:pPr>
        <w:pStyle w:val="Liststycke"/>
        <w:numPr>
          <w:ilvl w:val="0"/>
          <w:numId w:val="1"/>
        </w:numPr>
      </w:pPr>
      <w:r>
        <w:t xml:space="preserve">Ett nätverk mellan alla datorer. </w:t>
      </w:r>
      <w:r>
        <w:br/>
      </w:r>
      <w:r w:rsidR="00375CE7">
        <w:t xml:space="preserve">Sätt upp datorerna/nätet </w:t>
      </w:r>
      <w:r w:rsidR="00C16DF2">
        <w:t>enligt instruktioner nedan</w:t>
      </w:r>
      <w:r w:rsidR="00375CE7">
        <w:t xml:space="preserve">. Nätverket och datorerna måste vara färdigt </w:t>
      </w:r>
      <w:ins w:id="6" w:author="Magnus Sandberg" w:date="2020-03-07T14:35:00Z">
        <w:r w:rsidR="00AB22A9">
          <w:t xml:space="preserve">senast </w:t>
        </w:r>
      </w:ins>
      <w:r w:rsidR="00375CE7">
        <w:t>på torsdag morgon</w:t>
      </w:r>
      <w:r w:rsidR="00CD718A">
        <w:t xml:space="preserve"> eller kanske ännu tidigare. Vi får hålla kontakt om detta.</w:t>
      </w:r>
      <w:r w:rsidR="00C16DF2">
        <w:t xml:space="preserve"> Detta är väldigt viktigt att det fungerar bra då vi annars inte kan komma åt protokollen ute vid domarna.</w:t>
      </w:r>
    </w:p>
    <w:p w14:paraId="563C3ECA" w14:textId="4D71E38B" w:rsidR="00375CE7" w:rsidRDefault="00375CE7" w:rsidP="00375CE7">
      <w:pPr>
        <w:pStyle w:val="Liststycke"/>
      </w:pPr>
      <w:r>
        <w:t xml:space="preserve"> </w:t>
      </w:r>
    </w:p>
    <w:p w14:paraId="3CDD5679" w14:textId="17563725" w:rsidR="00375CE7" w:rsidRDefault="00375CE7" w:rsidP="00375CE7">
      <w:pPr>
        <w:pStyle w:val="Rubrik1"/>
      </w:pPr>
      <w:r>
        <w:t>Generellt</w:t>
      </w:r>
      <w:r w:rsidR="00431663">
        <w:t>s</w:t>
      </w:r>
      <w:bookmarkStart w:id="7" w:name="_GoBack"/>
      <w:bookmarkEnd w:id="7"/>
    </w:p>
    <w:p w14:paraId="383230AD" w14:textId="188FA9C6" w:rsidR="00375CE7" w:rsidRPr="00431663" w:rsidRDefault="00375CE7" w:rsidP="005163FE">
      <w:pPr>
        <w:spacing w:before="240" w:after="240"/>
        <w:rPr>
          <w:ins w:id="8" w:author="Bäcklund Stålenheim Katarina LK_STUP" w:date="2020-03-01T22:07:00Z"/>
          <w:b/>
          <w:bCs/>
          <w:color w:val="FF0000"/>
        </w:rPr>
      </w:pPr>
      <w:r w:rsidRPr="00431663">
        <w:rPr>
          <w:b/>
          <w:bCs/>
          <w:color w:val="FF0000"/>
        </w:rPr>
        <w:t>På datorerna ska det finnas Office 365 versionen av Excel</w:t>
      </w:r>
      <w:r w:rsidR="005163FE" w:rsidRPr="00431663">
        <w:rPr>
          <w:b/>
          <w:bCs/>
          <w:color w:val="FF0000"/>
        </w:rPr>
        <w:t xml:space="preserve"> eller </w:t>
      </w:r>
      <w:r w:rsidR="005163FE" w:rsidRPr="00431663">
        <w:rPr>
          <w:b/>
          <w:bCs/>
          <w:color w:val="FF0000"/>
          <w:lang w:eastAsia="sv-SE"/>
        </w:rPr>
        <w:t>Excel 2016</w:t>
      </w:r>
      <w:r w:rsidRPr="00431663">
        <w:rPr>
          <w:b/>
          <w:bCs/>
          <w:color w:val="FF0000"/>
        </w:rPr>
        <w:t>. De ska vara uppdaterad till senaste versionen</w:t>
      </w:r>
      <w:r w:rsidR="005163FE" w:rsidRPr="00431663">
        <w:rPr>
          <w:b/>
          <w:bCs/>
          <w:color w:val="FF0000"/>
        </w:rPr>
        <w:t xml:space="preserve"> av excel</w:t>
      </w:r>
      <w:r w:rsidRPr="00431663">
        <w:rPr>
          <w:b/>
          <w:bCs/>
          <w:color w:val="FF0000"/>
        </w:rPr>
        <w:t>.</w:t>
      </w:r>
    </w:p>
    <w:p w14:paraId="531E7C39" w14:textId="5390757E" w:rsidR="00EB4146" w:rsidRPr="00EB4146" w:rsidRDefault="00F379BB" w:rsidP="00F379BB">
      <w:pPr>
        <w:spacing w:before="240" w:after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PrChange w:id="9" w:author="Magnus Sandberg" w:date="2020-03-02T20:56:00Z">
            <w:rPr>
              <w:rFonts w:ascii="Arial" w:eastAsia="Times New Roman" w:hAnsi="Arial" w:cs="Arial"/>
              <w:b/>
              <w:bCs/>
              <w:color w:val="222222"/>
              <w:sz w:val="21"/>
              <w:szCs w:val="21"/>
              <w:lang w:eastAsia="sv-SE"/>
            </w:rPr>
          </w:rPrChange>
        </w:rPr>
      </w:pPr>
      <w:ins w:id="10" w:author="Bäcklund Stålenheim Katarina LK_STUP" w:date="2020-03-01T22:08:00Z">
        <w:r>
          <w:rPr>
            <w:rStyle w:val="Rubrik2Char"/>
          </w:rPr>
          <w:t>Praktiska frågor</w:t>
        </w:r>
      </w:ins>
    </w:p>
    <w:p w14:paraId="730DB195" w14:textId="77777777" w:rsidR="00EB4146" w:rsidRDefault="00EB4146" w:rsidP="00063D40">
      <w:pPr>
        <w:pStyle w:val="Liststycke"/>
        <w:numPr>
          <w:ilvl w:val="0"/>
          <w:numId w:val="1"/>
        </w:numPr>
        <w:rPr>
          <w:ins w:id="11" w:author="Magnus Sandberg" w:date="2020-03-02T20:59:00Z"/>
        </w:rPr>
      </w:pPr>
      <w:ins w:id="12" w:author="Magnus Sandberg" w:date="2020-03-02T20:56:00Z">
        <w:r>
          <w:t xml:space="preserve">Vi behöver tillgång till ert TDB </w:t>
        </w:r>
      </w:ins>
      <w:ins w:id="13" w:author="Magnus Sandberg" w:date="2020-03-02T20:57:00Z">
        <w:r>
          <w:t xml:space="preserve">under våren/sommaren </w:t>
        </w:r>
      </w:ins>
      <w:ins w:id="14" w:author="Magnus Sandberg" w:date="2020-03-02T20:56:00Z">
        <w:r>
          <w:t>så att vi kan</w:t>
        </w:r>
      </w:ins>
      <w:ins w:id="15" w:author="Magnus Sandberg" w:date="2020-03-02T20:57:00Z">
        <w:r>
          <w:t xml:space="preserve"> hämta ut alla anmälda.</w:t>
        </w:r>
      </w:ins>
    </w:p>
    <w:p w14:paraId="6F64ACD8" w14:textId="77777777" w:rsidR="00EB4146" w:rsidRDefault="00EB4146" w:rsidP="00EB4146">
      <w:pPr>
        <w:pStyle w:val="Liststycke"/>
        <w:rPr>
          <w:ins w:id="16" w:author="Magnus Sandberg" w:date="2020-03-02T21:01:00Z"/>
        </w:rPr>
      </w:pPr>
      <w:ins w:id="17" w:author="Magnus Sandberg" w:date="2020-03-02T20:59:00Z">
        <w:r>
          <w:t>Antingen genom att vi får använda ett konto eller om Magnus Lu</w:t>
        </w:r>
      </w:ins>
      <w:ins w:id="18" w:author="Magnus Sandberg" w:date="2020-03-02T21:00:00Z">
        <w:r>
          <w:t>ndströms konto tillfälligt tillhör er. Magnus Lunds</w:t>
        </w:r>
      </w:ins>
      <w:ins w:id="19" w:author="Magnus Sandberg" w:date="2020-03-02T21:01:00Z">
        <w:r>
          <w:t>tröm är den som brukar exportera ut alla anmälda.</w:t>
        </w:r>
      </w:ins>
    </w:p>
    <w:p w14:paraId="1B952D2D" w14:textId="7967A741" w:rsidR="002447E0" w:rsidRDefault="002447E0">
      <w:pPr>
        <w:pStyle w:val="Liststycke"/>
        <w:numPr>
          <w:ilvl w:val="0"/>
          <w:numId w:val="1"/>
        </w:numPr>
      </w:pPr>
      <w:r>
        <w:t xml:space="preserve">Möjlighet att skriva ut från flera datorer eller att det finns en separat </w:t>
      </w:r>
      <w:ins w:id="20" w:author="Magnus Sandberg" w:date="2020-03-07T14:35:00Z">
        <w:r w:rsidR="00AB22A9">
          <w:t xml:space="preserve">dator </w:t>
        </w:r>
      </w:ins>
      <w:r>
        <w:t>att skriva ut på.</w:t>
      </w:r>
    </w:p>
    <w:p w14:paraId="6A67C2DA" w14:textId="7CBA7E26" w:rsidR="002C1F75" w:rsidRDefault="002C1F75" w:rsidP="00063D40">
      <w:pPr>
        <w:pStyle w:val="Liststycke"/>
        <w:numPr>
          <w:ilvl w:val="0"/>
          <w:numId w:val="1"/>
        </w:numPr>
      </w:pPr>
      <w:r>
        <w:t xml:space="preserve">Minst </w:t>
      </w:r>
      <w:r w:rsidR="00E67A6D">
        <w:t>W</w:t>
      </w:r>
      <w:r>
        <w:t>indows 7</w:t>
      </w:r>
      <w:r w:rsidR="00E67A6D">
        <w:t xml:space="preserve"> på datorerna.</w:t>
      </w:r>
    </w:p>
    <w:p w14:paraId="5667B5FB" w14:textId="4681BB7C" w:rsidR="003C0536" w:rsidRDefault="00737308" w:rsidP="00063D40">
      <w:pPr>
        <w:pStyle w:val="Liststycke"/>
        <w:numPr>
          <w:ilvl w:val="0"/>
          <w:numId w:val="1"/>
        </w:numPr>
      </w:pPr>
      <w:r>
        <w:t>Vi rekommenderar även att ha någon/några extra datorer om någon skulle gå sönder.</w:t>
      </w:r>
      <w:r w:rsidR="003C0536">
        <w:t xml:space="preserve"> </w:t>
      </w:r>
    </w:p>
    <w:p w14:paraId="12D23F2A" w14:textId="51B16156" w:rsidR="003C0536" w:rsidRDefault="00737308" w:rsidP="00063D40">
      <w:pPr>
        <w:pStyle w:val="Liststycke"/>
        <w:numPr>
          <w:ilvl w:val="0"/>
          <w:numId w:val="1"/>
        </w:numPr>
      </w:pPr>
      <w:r>
        <w:t xml:space="preserve">Skrivare + en extra i fall den skulle gå sönder. </w:t>
      </w:r>
    </w:p>
    <w:p w14:paraId="1CEFF091" w14:textId="295CBC46" w:rsidR="00737308" w:rsidRDefault="00737308" w:rsidP="00063D40">
      <w:pPr>
        <w:pStyle w:val="Liststycke"/>
        <w:numPr>
          <w:ilvl w:val="0"/>
          <w:numId w:val="1"/>
        </w:numPr>
      </w:pPr>
      <w:r>
        <w:t xml:space="preserve">Toner/bläck till skrivare för att skriva ut </w:t>
      </w:r>
      <w:r w:rsidR="005163FE">
        <w:t xml:space="preserve">många </w:t>
      </w:r>
      <w:r>
        <w:t>100 tals papper. Vi brukar ha extra så man kan byta om det tar slut.</w:t>
      </w:r>
    </w:p>
    <w:p w14:paraId="0AF5DA2E" w14:textId="7D04E687" w:rsidR="00737308" w:rsidRDefault="00737308" w:rsidP="00063D40">
      <w:pPr>
        <w:pStyle w:val="Liststycke"/>
        <w:numPr>
          <w:ilvl w:val="0"/>
          <w:numId w:val="1"/>
        </w:numPr>
      </w:pPr>
      <w:r>
        <w:lastRenderedPageBreak/>
        <w:t>Massor papper till skrivaren. Det ska räcka för alla voltigörer/lag x antalet domare x antalet omgångar. Ofta kan man behöva skriva ut flera gånger om man förberett och det sedan blir förändringar</w:t>
      </w:r>
      <w:r w:rsidR="002C1F75">
        <w:t>.</w:t>
      </w:r>
      <w:r w:rsidR="005163FE">
        <w:t xml:space="preserve"> Så tusentals papper behövs.</w:t>
      </w:r>
    </w:p>
    <w:p w14:paraId="02DE753C" w14:textId="4972C0A7" w:rsidR="00737308" w:rsidRDefault="00737308" w:rsidP="00063D40">
      <w:pPr>
        <w:pStyle w:val="Liststycke"/>
        <w:numPr>
          <w:ilvl w:val="0"/>
          <w:numId w:val="1"/>
        </w:numPr>
      </w:pPr>
      <w:r>
        <w:t>Många plastmappar i minst 4 olika färger för att lätt kunna separera protokollen för varje domare.</w:t>
      </w:r>
    </w:p>
    <w:p w14:paraId="1CED42EA" w14:textId="530E8219" w:rsidR="00737308" w:rsidRDefault="00737308" w:rsidP="00063D40">
      <w:pPr>
        <w:pStyle w:val="Liststycke"/>
        <w:numPr>
          <w:ilvl w:val="0"/>
          <w:numId w:val="1"/>
        </w:numPr>
      </w:pPr>
      <w:r>
        <w:t xml:space="preserve">Etiketter för att kunna skriva vad varje mapp innehåller. Så att man kan märka dom med </w:t>
      </w:r>
      <w:r w:rsidR="00B37468">
        <w:t>t ex</w:t>
      </w:r>
      <w:r>
        <w:t xml:space="preserve">  ”individuella juniorer grund”  eller liknande så man enkelt kan gruppera protokollen när man får tillbaka de från domarna.</w:t>
      </w:r>
    </w:p>
    <w:p w14:paraId="0FECF8EF" w14:textId="77777777" w:rsidR="00B173ED" w:rsidRDefault="00B173ED" w:rsidP="00063D40">
      <w:pPr>
        <w:pStyle w:val="Liststycke"/>
        <w:numPr>
          <w:ilvl w:val="0"/>
          <w:numId w:val="1"/>
        </w:numPr>
      </w:pPr>
      <w:r>
        <w:t>Skarvsladdar och långa elkablar så att man får ström till domarborden och sekretariatet.</w:t>
      </w:r>
    </w:p>
    <w:p w14:paraId="76C327B0" w14:textId="5A3F6CFF" w:rsidR="00737308" w:rsidRDefault="00B173ED" w:rsidP="00063D40">
      <w:pPr>
        <w:pStyle w:val="Liststycke"/>
        <w:numPr>
          <w:ilvl w:val="0"/>
          <w:numId w:val="1"/>
        </w:numPr>
      </w:pPr>
      <w:r>
        <w:t>Stabilt nät</w:t>
      </w:r>
      <w:r w:rsidR="005163FE">
        <w:t>verk</w:t>
      </w:r>
      <w:r>
        <w:t xml:space="preserve"> mellan datorerna. </w:t>
      </w:r>
    </w:p>
    <w:p w14:paraId="24570AE2" w14:textId="6EA1EE1E" w:rsidR="00B173ED" w:rsidRDefault="00B173ED" w:rsidP="00063D40">
      <w:pPr>
        <w:pStyle w:val="Liststycke"/>
        <w:numPr>
          <w:ilvl w:val="0"/>
          <w:numId w:val="1"/>
        </w:numPr>
      </w:pPr>
      <w:r>
        <w:t xml:space="preserve">Plan hur man hanterar om nätet går ner under längre tid. </w:t>
      </w:r>
      <w:r w:rsidR="00B37468">
        <w:t>T ex</w:t>
      </w:r>
      <w:r>
        <w:t xml:space="preserve"> reserv</w:t>
      </w:r>
      <w:r w:rsidR="00C57A3D">
        <w:t>router, redundans eller liknande.</w:t>
      </w:r>
      <w:r>
        <w:t xml:space="preserve">  </w:t>
      </w:r>
    </w:p>
    <w:p w14:paraId="5ABEBDC8" w14:textId="2DD4A190" w:rsidR="00AE0E01" w:rsidRDefault="00AE0E01" w:rsidP="00063D40">
      <w:pPr>
        <w:pStyle w:val="Liststycke"/>
        <w:numPr>
          <w:ilvl w:val="0"/>
          <w:numId w:val="1"/>
        </w:numPr>
        <w:rPr>
          <w:ins w:id="21" w:author="Bäcklund Stålenheim Katarina LK_STUP" w:date="2020-03-01T22:05:00Z"/>
        </w:rPr>
      </w:pPr>
      <w:r>
        <w:t xml:space="preserve">USB minnen eller liknande för att kunna ta backup av de ifyllda protokollen några gånger under dagen. Vi har ju alltid pappersorginalen i fall vi skulle bli av med </w:t>
      </w:r>
      <w:r w:rsidR="00C57A3D">
        <w:t xml:space="preserve">de </w:t>
      </w:r>
      <w:r>
        <w:t>elektroniskaprotokoll, men det skulle ju ta väldigt lång tid att mata in alla igen.</w:t>
      </w:r>
    </w:p>
    <w:p w14:paraId="5146D1C0" w14:textId="6FBB1F2F" w:rsidR="00F379BB" w:rsidRDefault="00F379BB" w:rsidP="00F379BB">
      <w:pPr>
        <w:pStyle w:val="Liststycke"/>
        <w:rPr>
          <w:ins w:id="22" w:author="Bäcklund Stålenheim Katarina LK_STUP" w:date="2020-03-01T22:07:00Z"/>
        </w:rPr>
      </w:pPr>
    </w:p>
    <w:p w14:paraId="78A830CA" w14:textId="4CD4BE27" w:rsidR="00F379BB" w:rsidRDefault="00F379BB" w:rsidP="00F379BB">
      <w:pPr>
        <w:pStyle w:val="Liststycke"/>
        <w:ind w:left="360"/>
        <w:rPr>
          <w:ins w:id="23" w:author="Bäcklund Stålenheim Katarina LK_STUP" w:date="2020-03-01T22:04:00Z"/>
        </w:rPr>
      </w:pPr>
      <w:ins w:id="24" w:author="Bäcklund Stålenheim Katarina LK_STUP" w:date="2020-03-01T22:07:00Z">
        <w:r>
          <w:rPr>
            <w:rStyle w:val="Rubrik2Char"/>
          </w:rPr>
          <w:t>Kontaktlistor</w:t>
        </w:r>
      </w:ins>
    </w:p>
    <w:p w14:paraId="1D047C76" w14:textId="518F5CE5" w:rsidR="00AA379C" w:rsidRDefault="00AA379C" w:rsidP="00AA379C">
      <w:pPr>
        <w:pStyle w:val="Liststycke"/>
        <w:numPr>
          <w:ilvl w:val="0"/>
          <w:numId w:val="1"/>
        </w:numPr>
      </w:pPr>
      <w:r>
        <w:t xml:space="preserve">Telefonlistor så att </w:t>
      </w:r>
      <w:del w:id="25" w:author="Bäcklund Stålenheim Katarina LK_STUP" w:date="2020-03-01T21:36:00Z">
        <w:r w:rsidDel="005E7FA2">
          <w:delText xml:space="preserve">man vet hur man </w:delText>
        </w:r>
      </w:del>
      <w:ins w:id="26" w:author="Bäcklund Stålenheim Katarina LK_STUP" w:date="2020-03-01T21:36:00Z">
        <w:r w:rsidR="005E7FA2">
          <w:t xml:space="preserve">domarsekreterare, </w:t>
        </w:r>
      </w:ins>
      <w:ins w:id="27" w:author="Bäcklund Stålenheim Katarina LK_STUP" w:date="2020-03-01T21:37:00Z">
        <w:r w:rsidR="005E7FA2">
          <w:t xml:space="preserve">sekretariatet och resultatansvarig </w:t>
        </w:r>
      </w:ins>
      <w:r>
        <w:t>kan nå varandra under tävlingen</w:t>
      </w:r>
      <w:ins w:id="28" w:author="Bäcklund Stålenheim Katarina LK_STUP" w:date="2020-03-01T21:37:00Z">
        <w:r w:rsidR="005E7FA2">
          <w:t>, inklusive kontakt</w:t>
        </w:r>
      </w:ins>
      <w:ins w:id="29" w:author="Bäcklund Stålenheim Katarina LK_STUP" w:date="2020-03-01T21:43:00Z">
        <w:r w:rsidR="00601106">
          <w:t>uppgifter</w:t>
        </w:r>
      </w:ins>
      <w:ins w:id="30" w:author="Bäcklund Stålenheim Katarina LK_STUP" w:date="2020-03-01T21:37:00Z">
        <w:r w:rsidR="005E7FA2">
          <w:t xml:space="preserve"> </w:t>
        </w:r>
      </w:ins>
      <w:ins w:id="31" w:author="Bäcklund Stålenheim Katarina LK_STUP" w:date="2020-03-01T21:43:00Z">
        <w:r w:rsidR="005E7FA2">
          <w:t xml:space="preserve">till </w:t>
        </w:r>
        <w:r w:rsidR="00601106">
          <w:t>resultatansvarig</w:t>
        </w:r>
        <w:r w:rsidR="005E7FA2">
          <w:t>.</w:t>
        </w:r>
      </w:ins>
    </w:p>
    <w:p w14:paraId="21C9FB97" w14:textId="24E994AF" w:rsidR="00AA379C" w:rsidRDefault="00AA379C" w:rsidP="00AA379C">
      <w:pPr>
        <w:pStyle w:val="Liststycke"/>
        <w:numPr>
          <w:ilvl w:val="0"/>
          <w:numId w:val="1"/>
        </w:numPr>
        <w:rPr>
          <w:ins w:id="32" w:author="Bäcklund Stålenheim Katarina LK_STUP" w:date="2020-03-01T22:05:00Z"/>
        </w:rPr>
      </w:pPr>
      <w:r>
        <w:t xml:space="preserve">Vem </w:t>
      </w:r>
      <w:ins w:id="33" w:author="Bäcklund Stålenheim Katarina LK_STUP" w:date="2020-03-01T21:36:00Z">
        <w:r w:rsidR="005E7FA2">
          <w:t xml:space="preserve">som är resultatansvarig </w:t>
        </w:r>
      </w:ins>
      <w:r>
        <w:t xml:space="preserve">och hur </w:t>
      </w:r>
      <w:ins w:id="34" w:author="Bäcklund Stålenheim Katarina LK_STUP" w:date="2020-03-01T21:42:00Z">
        <w:r w:rsidR="005E7FA2">
          <w:t xml:space="preserve">man </w:t>
        </w:r>
      </w:ins>
      <w:r>
        <w:t>kontaktar</w:t>
      </w:r>
      <w:ins w:id="35" w:author="Bäcklund Stålenheim Katarina LK_STUP" w:date="2020-03-01T21:39:00Z">
        <w:r w:rsidR="005E7FA2">
          <w:t xml:space="preserve"> denna</w:t>
        </w:r>
      </w:ins>
      <w:del w:id="36" w:author="Bäcklund Stålenheim Katarina LK_STUP" w:date="2020-03-01T21:39:00Z">
        <w:r w:rsidDel="005E7FA2">
          <w:delText xml:space="preserve"> man någon</w:delText>
        </w:r>
      </w:del>
      <w:r>
        <w:t xml:space="preserve"> om man har frågor om protokoll</w:t>
      </w:r>
      <w:ins w:id="37" w:author="Bäcklund Stålenheim Katarina LK_STUP" w:date="2020-03-01T21:42:00Z">
        <w:r w:rsidR="00C3040D">
          <w:t>, om startlista</w:t>
        </w:r>
      </w:ins>
      <w:ins w:id="38" w:author="Bäcklund Stålenheim Katarina LK_STUP" w:date="2020-03-01T21:58:00Z">
        <w:r w:rsidR="00C3040D">
          <w:t>, om resultat</w:t>
        </w:r>
      </w:ins>
      <w:ins w:id="39" w:author="Bäcklund Stålenheim Katarina LK_STUP" w:date="2020-03-01T21:42:00Z">
        <w:r w:rsidR="00C3040D">
          <w:t xml:space="preserve"> etc.</w:t>
        </w:r>
      </w:ins>
      <w:ins w:id="40" w:author="Bäcklund Stålenheim Katarina LK_STUP" w:date="2020-03-01T21:57:00Z">
        <w:r w:rsidR="00C3040D">
          <w:t xml:space="preserve"> </w:t>
        </w:r>
      </w:ins>
      <w:del w:id="41" w:author="Bäcklund Stålenheim Katarina LK_STUP" w:date="2020-03-01T21:42:00Z">
        <w:r w:rsidDel="005E7FA2">
          <w:delText>en</w:delText>
        </w:r>
      </w:del>
      <w:del w:id="42" w:author="Bäcklund Stålenheim Katarina LK_STUP" w:date="2020-03-01T21:57:00Z">
        <w:r w:rsidDel="00C3040D">
          <w:delText xml:space="preserve"> </w:delText>
        </w:r>
        <w:r w:rsidR="00B37468" w:rsidDel="00C3040D">
          <w:delText>t ex</w:delText>
        </w:r>
      </w:del>
      <w:r>
        <w:t xml:space="preserve"> </w:t>
      </w:r>
      <w:del w:id="43" w:author="Bäcklund Stålenheim Katarina LK_STUP" w:date="2020-03-01T21:40:00Z">
        <w:r w:rsidDel="005E7FA2">
          <w:delText xml:space="preserve">någon oklarhet kring någon </w:delText>
        </w:r>
      </w:del>
      <w:del w:id="44" w:author="Bäcklund Stålenheim Katarina LK_STUP" w:date="2020-03-01T21:57:00Z">
        <w:r w:rsidDel="00C3040D">
          <w:delText>poäng</w:delText>
        </w:r>
      </w:del>
      <w:del w:id="45" w:author="Bäcklund Stålenheim Katarina LK_STUP" w:date="2020-03-01T21:42:00Z">
        <w:r w:rsidDel="005E7FA2">
          <w:delText xml:space="preserve"> </w:delText>
        </w:r>
      </w:del>
      <w:del w:id="46" w:author="Bäcklund Stålenheim Katarina LK_STUP" w:date="2020-03-01T21:57:00Z">
        <w:r w:rsidDel="00C3040D">
          <w:delText xml:space="preserve">eller </w:delText>
        </w:r>
      </w:del>
      <w:del w:id="47" w:author="Bäcklund Stålenheim Katarina LK_STUP" w:date="2020-03-01T21:40:00Z">
        <w:r w:rsidDel="005E7FA2">
          <w:delText xml:space="preserve">om något blir förvirrat under tävlingen </w:delText>
        </w:r>
        <w:r w:rsidR="00B37468" w:rsidDel="005E7FA2">
          <w:delText>t ex</w:delText>
        </w:r>
        <w:r w:rsidDel="005E7FA2">
          <w:delText xml:space="preserve"> någon deltagare/</w:delText>
        </w:r>
      </w:del>
      <w:del w:id="48" w:author="Bäcklund Stålenheim Katarina LK_STUP" w:date="2020-03-01T21:57:00Z">
        <w:r w:rsidDel="00C3040D">
          <w:delText xml:space="preserve">domare säger att något </w:delText>
        </w:r>
      </w:del>
      <w:del w:id="49" w:author="Bäcklund Stålenheim Katarina LK_STUP" w:date="2020-03-01T21:41:00Z">
        <w:r w:rsidDel="005E7FA2">
          <w:delText>är fel</w:delText>
        </w:r>
      </w:del>
      <w:ins w:id="50" w:author="Bäcklund Stålenheim Katarina LK_STUP" w:date="2020-03-01T21:41:00Z">
        <w:r w:rsidR="005E7FA2">
          <w:t>korrigeras</w:t>
        </w:r>
      </w:ins>
      <w:r>
        <w:t>.</w:t>
      </w:r>
    </w:p>
    <w:p w14:paraId="541083AC" w14:textId="243E696D" w:rsidR="00F379BB" w:rsidRDefault="00F379BB" w:rsidP="00F379BB">
      <w:pPr>
        <w:pStyle w:val="Liststycke"/>
        <w:rPr>
          <w:ins w:id="51" w:author="Bäcklund Stålenheim Katarina LK_STUP" w:date="2020-03-01T22:06:00Z"/>
        </w:rPr>
      </w:pPr>
    </w:p>
    <w:p w14:paraId="095F4FA5" w14:textId="211CFA4D" w:rsidR="00F379BB" w:rsidRDefault="00F379BB" w:rsidP="00F379BB">
      <w:pPr>
        <w:pStyle w:val="Liststycke"/>
        <w:ind w:left="360"/>
      </w:pPr>
      <w:ins w:id="52" w:author="Bäcklund Stålenheim Katarina LK_STUP" w:date="2020-03-01T22:07:00Z">
        <w:r>
          <w:rPr>
            <w:rStyle w:val="Rubrik2Char"/>
          </w:rPr>
          <w:t>Startlistor och resultatlistor</w:t>
        </w:r>
      </w:ins>
    </w:p>
    <w:p w14:paraId="3A85D09B" w14:textId="4A35B408" w:rsidR="00601106" w:rsidRDefault="00601106" w:rsidP="00AA379C">
      <w:pPr>
        <w:pStyle w:val="Liststycke"/>
        <w:numPr>
          <w:ilvl w:val="0"/>
          <w:numId w:val="1"/>
        </w:numPr>
        <w:rPr>
          <w:ins w:id="53" w:author="Bäcklund Stålenheim Katarina LK_STUP" w:date="2020-03-01T21:46:00Z"/>
        </w:rPr>
      </w:pPr>
      <w:ins w:id="54" w:author="Bäcklund Stålenheim Katarina LK_STUP" w:date="2020-03-01T21:46:00Z">
        <w:r>
          <w:t>Vi deltar vid chef d</w:t>
        </w:r>
      </w:ins>
      <w:ins w:id="55" w:author="Bäcklund Stålenheim Katarina LK_STUP" w:date="2020-03-01T21:47:00Z">
        <w:r>
          <w:t>’equipe-mötet och tar baserat på resultatet</w:t>
        </w:r>
      </w:ins>
      <w:ins w:id="56" w:author="Bäcklund Stålenheim Katarina LK_STUP" w:date="2020-03-01T21:48:00Z">
        <w:r>
          <w:t xml:space="preserve"> från lottdragningen</w:t>
        </w:r>
      </w:ins>
      <w:ins w:id="57" w:author="Bäcklund Stålenheim Katarina LK_STUP" w:date="2020-03-01T21:47:00Z">
        <w:r>
          <w:t xml:space="preserve"> fram en råfil för startlistan. </w:t>
        </w:r>
      </w:ins>
    </w:p>
    <w:p w14:paraId="363CB88D" w14:textId="13CC38D8" w:rsidR="00411EB3" w:rsidRDefault="00411EB3" w:rsidP="00AA379C">
      <w:pPr>
        <w:pStyle w:val="Liststycke"/>
        <w:numPr>
          <w:ilvl w:val="0"/>
          <w:numId w:val="1"/>
        </w:numPr>
      </w:pPr>
      <w:del w:id="58" w:author="Bäcklund Stålenheim Katarina LK_STUP" w:date="2020-03-01T21:48:00Z">
        <w:r w:rsidDel="00601106">
          <w:delText xml:space="preserve">Vi tar fram en </w:delText>
        </w:r>
        <w:r w:rsidR="00861E65" w:rsidDel="00601106">
          <w:delText xml:space="preserve">råfil för </w:delText>
        </w:r>
      </w:del>
      <w:ins w:id="59" w:author="Bäcklund Stålenheim Katarina LK_STUP" w:date="2020-03-01T21:48:00Z">
        <w:r w:rsidR="00601106">
          <w:t>S</w:t>
        </w:r>
      </w:ins>
      <w:del w:id="60" w:author="Bäcklund Stålenheim Katarina LK_STUP" w:date="2020-03-01T21:48:00Z">
        <w:r w:rsidR="00861E65" w:rsidDel="00601106">
          <w:delText>s</w:delText>
        </w:r>
      </w:del>
      <w:r w:rsidR="00861E65">
        <w:t>tartlista</w:t>
      </w:r>
      <w:ins w:id="61" w:author="Bäcklund Stålenheim Katarina LK_STUP" w:date="2020-03-01T21:48:00Z">
        <w:r w:rsidR="00601106">
          <w:t>n är en råfil</w:t>
        </w:r>
      </w:ins>
      <w:r w:rsidR="00861E65">
        <w:t xml:space="preserve"> som ni sedan måste redigera och snygga till innan</w:t>
      </w:r>
      <w:ins w:id="62" w:author="Bäcklund Stålenheim Katarina LK_STUP" w:date="2020-03-01T21:34:00Z">
        <w:r w:rsidR="005E7FA2">
          <w:t xml:space="preserve"> den kan publiceras</w:t>
        </w:r>
      </w:ins>
      <w:r w:rsidR="00861E65">
        <w:t>. Det vill säga vi tar fram en oformaterad fil.</w:t>
      </w:r>
    </w:p>
    <w:p w14:paraId="19492906" w14:textId="6B2D66BD" w:rsidR="00861E65" w:rsidRDefault="00861E65" w:rsidP="00AA379C">
      <w:pPr>
        <w:pStyle w:val="Liststycke"/>
        <w:numPr>
          <w:ilvl w:val="0"/>
          <w:numId w:val="1"/>
        </w:numPr>
      </w:pPr>
      <w:r>
        <w:t xml:space="preserve">Vi tar inte fram några tider utan bara </w:t>
      </w:r>
      <w:r w:rsidR="00EC684D">
        <w:t>start</w:t>
      </w:r>
      <w:r>
        <w:t>ordningen</w:t>
      </w:r>
      <w:r w:rsidR="005E7FA2">
        <w:t>.</w:t>
      </w:r>
      <w:ins w:id="63" w:author="Bäcklund Stålenheim Katarina LK_STUP" w:date="2020-03-01T21:44:00Z">
        <w:r w:rsidR="00601106">
          <w:t xml:space="preserve"> </w:t>
        </w:r>
      </w:ins>
      <w:ins w:id="64" w:author="Bäcklund Stålenheim Katarina LK_STUP" w:date="2020-03-01T21:53:00Z">
        <w:r w:rsidR="00601106">
          <w:t xml:space="preserve">Ni </w:t>
        </w:r>
      </w:ins>
      <w:ins w:id="65" w:author="Bäcklund Stålenheim Katarina LK_STUP" w:date="2020-03-01T21:44:00Z">
        <w:r w:rsidR="00601106">
          <w:t>ansvarar för att f</w:t>
        </w:r>
        <w:r w:rsidR="00C3040D">
          <w:t xml:space="preserve">ram den slutliga startordningen, </w:t>
        </w:r>
      </w:ins>
      <w:ins w:id="66" w:author="Bäcklund Stålenheim Katarina LK_STUP" w:date="2020-03-01T21:56:00Z">
        <w:r w:rsidR="00C3040D">
          <w:t>men vi kan</w:t>
        </w:r>
      </w:ins>
      <w:ins w:id="67" w:author="Bäcklund Stålenheim Katarina LK_STUP" w:date="2020-03-01T21:44:00Z">
        <w:r w:rsidR="00C3040D">
          <w:t xml:space="preserve"> vara </w:t>
        </w:r>
      </w:ins>
      <w:ins w:id="68" w:author="Bäcklund Stålenheim Katarina LK_STUP" w:date="2020-03-01T21:55:00Z">
        <w:r w:rsidR="00C3040D">
          <w:t>behjälpliga</w:t>
        </w:r>
      </w:ins>
      <w:ins w:id="69" w:author="Bäcklund Stålenheim Katarina LK_STUP" w:date="2020-03-01T21:44:00Z">
        <w:r w:rsidR="00C3040D">
          <w:t>.</w:t>
        </w:r>
      </w:ins>
    </w:p>
    <w:p w14:paraId="10AA5942" w14:textId="28318365" w:rsidR="00861E65" w:rsidRDefault="00861E65" w:rsidP="00AA379C">
      <w:pPr>
        <w:pStyle w:val="Liststycke"/>
        <w:numPr>
          <w:ilvl w:val="0"/>
          <w:numId w:val="1"/>
        </w:numPr>
      </w:pPr>
      <w:r>
        <w:t>Vi publicerar inte startlistor och annan information</w:t>
      </w:r>
      <w:r w:rsidR="005E7FA2">
        <w:t>.</w:t>
      </w:r>
      <w:ins w:id="70" w:author="Bäcklund Stålenheim Katarina LK_STUP" w:date="2020-03-01T21:44:00Z">
        <w:r w:rsidR="00601106">
          <w:t xml:space="preserve"> </w:t>
        </w:r>
      </w:ins>
      <w:ins w:id="71" w:author="Bäcklund Stålenheim Katarina LK_STUP" w:date="2020-03-01T21:53:00Z">
        <w:r w:rsidR="00601106">
          <w:t>Ni</w:t>
        </w:r>
      </w:ins>
      <w:ins w:id="72" w:author="Bäcklund Stålenheim Katarina LK_STUP" w:date="2020-03-01T21:44:00Z">
        <w:r w:rsidR="00601106">
          <w:t xml:space="preserve"> ansvarar för detta.</w:t>
        </w:r>
      </w:ins>
    </w:p>
    <w:p w14:paraId="1D17F62F" w14:textId="39CB0A84" w:rsidR="00861E65" w:rsidDel="005E7FA2" w:rsidRDefault="00861E65" w:rsidP="00AA379C">
      <w:pPr>
        <w:pStyle w:val="Liststycke"/>
        <w:numPr>
          <w:ilvl w:val="0"/>
          <w:numId w:val="1"/>
        </w:numPr>
        <w:rPr>
          <w:del w:id="73" w:author="Bäcklund Stålenheim Katarina LK_STUP" w:date="2020-03-01T21:41:00Z"/>
        </w:rPr>
      </w:pPr>
      <w:del w:id="74" w:author="Bäcklund Stålenheim Katarina LK_STUP" w:date="2020-03-01T21:41:00Z">
        <w:r w:rsidDel="005E7FA2">
          <w:delText xml:space="preserve">Vi tar inte fram hästordning för </w:delText>
        </w:r>
      </w:del>
      <w:del w:id="75" w:author="Bäcklund Stålenheim Katarina LK_STUP" w:date="2020-03-01T21:35:00Z">
        <w:r w:rsidDel="005E7FA2">
          <w:delText>veterinär</w:delText>
        </w:r>
      </w:del>
      <w:del w:id="76" w:author="Bäcklund Stålenheim Katarina LK_STUP" w:date="2020-03-01T21:41:00Z">
        <w:r w:rsidDel="005E7FA2">
          <w:delText>besiktningen</w:delText>
        </w:r>
        <w:r w:rsidR="005E7FA2" w:rsidDel="005E7FA2">
          <w:delText>.</w:delText>
        </w:r>
      </w:del>
    </w:p>
    <w:p w14:paraId="5D207079" w14:textId="725D0B4C" w:rsidR="00861E65" w:rsidRDefault="00861E65" w:rsidP="00AA379C">
      <w:pPr>
        <w:pStyle w:val="Liststycke"/>
        <w:numPr>
          <w:ilvl w:val="0"/>
          <w:numId w:val="1"/>
        </w:numPr>
      </w:pPr>
      <w:r>
        <w:t xml:space="preserve">Vi tar fram den omvända startordningen. </w:t>
      </w:r>
      <w:del w:id="77" w:author="Magnus Sandberg" w:date="2020-03-07T14:36:00Z">
        <w:r w:rsidDel="00AB22A9">
          <w:delText>Den innehåller förslag på tider.</w:delText>
        </w:r>
      </w:del>
    </w:p>
    <w:p w14:paraId="28020D60" w14:textId="5F302D48" w:rsidR="005E7FA2" w:rsidRDefault="00861E65" w:rsidP="00AA379C">
      <w:pPr>
        <w:pStyle w:val="Liststycke"/>
        <w:numPr>
          <w:ilvl w:val="0"/>
          <w:numId w:val="1"/>
        </w:numPr>
        <w:rPr>
          <w:ins w:id="78" w:author="Bäcklund Stålenheim Katarina LK_STUP" w:date="2020-03-01T21:37:00Z"/>
        </w:rPr>
      </w:pPr>
      <w:r>
        <w:t>Även den omvända startordningen är en råfil</w:t>
      </w:r>
      <w:ins w:id="79" w:author="Bäcklund Stålenheim Katarina LK_STUP" w:date="2020-03-01T21:45:00Z">
        <w:r w:rsidR="00601106">
          <w:t>.</w:t>
        </w:r>
      </w:ins>
      <w:ins w:id="80" w:author="Bäcklund Stålenheim Katarina LK_STUP" w:date="2020-03-01T21:53:00Z">
        <w:r w:rsidR="00601106">
          <w:t xml:space="preserve"> Ni</w:t>
        </w:r>
      </w:ins>
      <w:ins w:id="81" w:author="Bäcklund Stålenheim Katarina LK_STUP" w:date="2020-03-01T21:45:00Z">
        <w:r w:rsidR="00601106">
          <w:t xml:space="preserve"> ansvarar för att ta fram den slutliga startordningen inklusive tider</w:t>
        </w:r>
      </w:ins>
      <w:ins w:id="82" w:author="Bäcklund Stålenheim Katarina LK_STUP" w:date="2020-03-01T21:54:00Z">
        <w:r w:rsidR="00C3040D">
          <w:t xml:space="preserve">, men </w:t>
        </w:r>
      </w:ins>
      <w:ins w:id="83" w:author="Bäcklund Stålenheim Katarina LK_STUP" w:date="2020-03-01T21:56:00Z">
        <w:r w:rsidR="00C3040D">
          <w:t xml:space="preserve">vi </w:t>
        </w:r>
      </w:ins>
      <w:ins w:id="84" w:author="Bäcklund Stålenheim Katarina LK_STUP" w:date="2020-03-01T21:54:00Z">
        <w:r w:rsidR="00C3040D">
          <w:t>kan vara behjälpliga</w:t>
        </w:r>
      </w:ins>
      <w:ins w:id="85" w:author="Bäcklund Stålenheim Katarina LK_STUP" w:date="2020-03-01T21:45:00Z">
        <w:r w:rsidR="00601106">
          <w:t>.</w:t>
        </w:r>
      </w:ins>
    </w:p>
    <w:p w14:paraId="79B349C5" w14:textId="6E9BD1B9" w:rsidR="00601106" w:rsidRDefault="00601106" w:rsidP="00AA379C">
      <w:pPr>
        <w:pStyle w:val="Liststycke"/>
        <w:numPr>
          <w:ilvl w:val="0"/>
          <w:numId w:val="1"/>
        </w:numPr>
        <w:rPr>
          <w:ins w:id="86" w:author="Bäcklund Stålenheim Katarina LK_STUP" w:date="2020-03-01T21:52:00Z"/>
        </w:rPr>
      </w:pPr>
      <w:ins w:id="87" w:author="Bäcklund Stålenheim Katarina LK_STUP" w:date="2020-03-01T21:51:00Z">
        <w:r>
          <w:t xml:space="preserve">Vi tar fram samtliga </w:t>
        </w:r>
      </w:ins>
      <w:ins w:id="88" w:author="Bäcklund Stålenheim Katarina LK_STUP" w:date="2020-03-01T21:52:00Z">
        <w:r>
          <w:t>protokoll.</w:t>
        </w:r>
      </w:ins>
    </w:p>
    <w:p w14:paraId="3278B3B7" w14:textId="0A489A82" w:rsidR="00601106" w:rsidRDefault="00601106" w:rsidP="00AA379C">
      <w:pPr>
        <w:pStyle w:val="Liststycke"/>
        <w:numPr>
          <w:ilvl w:val="0"/>
          <w:numId w:val="1"/>
        </w:numPr>
        <w:rPr>
          <w:ins w:id="89" w:author="Bäcklund Stålenheim Katarina LK_STUP" w:date="2020-03-01T21:51:00Z"/>
        </w:rPr>
      </w:pPr>
      <w:ins w:id="90" w:author="Bäcklund Stålenheim Katarina LK_STUP" w:date="2020-03-01T21:53:00Z">
        <w:r>
          <w:t>Ni</w:t>
        </w:r>
      </w:ins>
      <w:ins w:id="91" w:author="Bäcklund Stålenheim Katarina LK_STUP" w:date="2020-03-01T21:52:00Z">
        <w:r>
          <w:t xml:space="preserve"> ansvarar för att sortera alla protokoll klassvis och bordsvis enligt startordningen.</w:t>
        </w:r>
      </w:ins>
    </w:p>
    <w:p w14:paraId="646E01CF" w14:textId="7A6116C4" w:rsidR="00861E65" w:rsidRDefault="005E7FA2" w:rsidP="00AA379C">
      <w:pPr>
        <w:pStyle w:val="Liststycke"/>
        <w:numPr>
          <w:ilvl w:val="0"/>
          <w:numId w:val="1"/>
        </w:numPr>
        <w:rPr>
          <w:ins w:id="92" w:author="Bäcklund Stålenheim Katarina LK_STUP" w:date="2020-03-01T21:41:00Z"/>
        </w:rPr>
      </w:pPr>
      <w:ins w:id="93" w:author="Bäcklund Stålenheim Katarina LK_STUP" w:date="2020-03-01T21:37:00Z">
        <w:r>
          <w:t xml:space="preserve">Vi ansvarar inte för scanning och dokumentation av </w:t>
        </w:r>
      </w:ins>
      <w:ins w:id="94" w:author="Bäcklund Stålenheim Katarina LK_STUP" w:date="2020-03-01T21:39:00Z">
        <w:r>
          <w:t>originalprotokollen</w:t>
        </w:r>
      </w:ins>
      <w:ins w:id="95" w:author="Bäcklund Stålenheim Katarina LK_STUP" w:date="2020-03-01T21:37:00Z">
        <w:r>
          <w:t>.</w:t>
        </w:r>
      </w:ins>
      <w:r w:rsidR="00861E65">
        <w:t xml:space="preserve"> </w:t>
      </w:r>
    </w:p>
    <w:p w14:paraId="0AAFF4CF" w14:textId="6EF91AA0" w:rsidR="005E7FA2" w:rsidRDefault="005E7FA2" w:rsidP="005E7FA2">
      <w:pPr>
        <w:pStyle w:val="Liststycke"/>
        <w:numPr>
          <w:ilvl w:val="0"/>
          <w:numId w:val="1"/>
        </w:numPr>
        <w:rPr>
          <w:ins w:id="96" w:author="Bäcklund Stålenheim Katarina LK_STUP" w:date="2020-03-01T21:58:00Z"/>
        </w:rPr>
      </w:pPr>
      <w:ins w:id="97" w:author="Bäcklund Stålenheim Katarina LK_STUP" w:date="2020-03-01T21:41:00Z">
        <w:r>
          <w:t>Vi tar inte fram hästordning för häst</w:t>
        </w:r>
        <w:r w:rsidR="00601106">
          <w:t>besiktning</w:t>
        </w:r>
        <w:r>
          <w:t>.</w:t>
        </w:r>
      </w:ins>
    </w:p>
    <w:p w14:paraId="657F503A" w14:textId="6762079F" w:rsidR="00C3040D" w:rsidRDefault="00C3040D" w:rsidP="005E7FA2">
      <w:pPr>
        <w:pStyle w:val="Liststycke"/>
        <w:numPr>
          <w:ilvl w:val="0"/>
          <w:numId w:val="1"/>
        </w:numPr>
        <w:rPr>
          <w:ins w:id="98" w:author="Bäcklund Stålenheim Katarina LK_STUP" w:date="2020-03-01T22:02:00Z"/>
        </w:rPr>
      </w:pPr>
      <w:ins w:id="99" w:author="Bäcklund Stålenheim Katarina LK_STUP" w:date="2020-03-01T21:58:00Z">
        <w:r>
          <w:t xml:space="preserve">Vi ansvarar för program och teknikstöd men ni som arrangör är resultatansvariga, ansvarar för kontakten med domarna och att </w:t>
        </w:r>
      </w:ins>
      <w:ins w:id="100" w:author="Bäcklund Stålenheim Katarina LK_STUP" w:date="2020-03-01T22:00:00Z">
        <w:r>
          <w:t xml:space="preserve">domarna går igenom och godkänner resultaten </w:t>
        </w:r>
      </w:ins>
      <w:ins w:id="101" w:author="Bäcklund Stålenheim Katarina LK_STUP" w:date="2020-03-01T22:02:00Z">
        <w:r>
          <w:t>och</w:t>
        </w:r>
      </w:ins>
      <w:ins w:id="102" w:author="Bäcklund Stålenheim Katarina LK_STUP" w:date="2020-03-01T22:00:00Z">
        <w:r>
          <w:t xml:space="preserve"> att eventuella korrigeringar görs innan slutgiltiga resultat publiceras. </w:t>
        </w:r>
      </w:ins>
    </w:p>
    <w:p w14:paraId="36CB57EC" w14:textId="28FCEA02" w:rsidR="00C3040D" w:rsidRDefault="00C3040D" w:rsidP="005E7FA2">
      <w:pPr>
        <w:pStyle w:val="Liststycke"/>
        <w:numPr>
          <w:ilvl w:val="0"/>
          <w:numId w:val="1"/>
        </w:numPr>
      </w:pPr>
      <w:ins w:id="103" w:author="Bäcklund Stålenheim Katarina LK_STUP" w:date="2020-03-01T22:02:00Z">
        <w:r>
          <w:t xml:space="preserve">Genomgång av startlistor och resultatlistor görs tillsammans med den tekniska delegaten. Vi kan </w:t>
        </w:r>
      </w:ins>
      <w:ins w:id="104" w:author="Bäcklund Stålenheim Katarina LK_STUP" w:date="2020-03-01T22:03:00Z">
        <w:r>
          <w:t xml:space="preserve">hjälpa till </w:t>
        </w:r>
      </w:ins>
      <w:ins w:id="105" w:author="Bäcklund Stålenheim Katarina LK_STUP" w:date="2020-03-01T22:02:00Z">
        <w:r>
          <w:t xml:space="preserve">vid behov. </w:t>
        </w:r>
      </w:ins>
    </w:p>
    <w:p w14:paraId="5DBF4ECB" w14:textId="49E8FB2D" w:rsidR="00375CE7" w:rsidRDefault="00375CE7" w:rsidP="00375CE7">
      <w:pPr>
        <w:pStyle w:val="Liststycke"/>
      </w:pPr>
    </w:p>
    <w:p w14:paraId="7A87470D" w14:textId="77777777" w:rsidR="00AA379C" w:rsidRDefault="00AA379C" w:rsidP="00AA379C">
      <w:pPr>
        <w:pStyle w:val="Liststycke"/>
      </w:pPr>
    </w:p>
    <w:p w14:paraId="53E2B345" w14:textId="604AD267" w:rsidR="001F0099" w:rsidRDefault="00A61BE6" w:rsidP="00A61BE6">
      <w:pPr>
        <w:pStyle w:val="Rubrik1"/>
      </w:pPr>
      <w:r>
        <w:lastRenderedPageBreak/>
        <w:t>Utbildning</w:t>
      </w:r>
    </w:p>
    <w:p w14:paraId="3176B4C0" w14:textId="5EF79B64" w:rsidR="00A61BE6" w:rsidRDefault="00C12A16">
      <w:r>
        <w:t>Förslagsvis</w:t>
      </w:r>
      <w:r w:rsidR="00EC684D">
        <w:t xml:space="preserve"> </w:t>
      </w:r>
      <w:r w:rsidR="00B348D8">
        <w:t xml:space="preserve">samlas alla som kommer att arbeta i sekretariatet </w:t>
      </w:r>
      <w:r w:rsidR="00EC684D">
        <w:t xml:space="preserve">på torsdagen </w:t>
      </w:r>
      <w:r w:rsidR="00B348D8">
        <w:t>för en kort genomgång av hur man arbetar med protokollen och systemet.</w:t>
      </w:r>
    </w:p>
    <w:p w14:paraId="2AB3BE89" w14:textId="77777777" w:rsidR="001F0099" w:rsidRDefault="001F0099"/>
    <w:p w14:paraId="73905E14" w14:textId="5966F946" w:rsidR="00B173ED" w:rsidRDefault="00B173ED" w:rsidP="001F0099">
      <w:pPr>
        <w:pStyle w:val="Rubrik1"/>
      </w:pPr>
      <w:r>
        <w:t xml:space="preserve">Hur vi </w:t>
      </w:r>
      <w:r w:rsidR="00CD718A">
        <w:t>önskar att nätverket är uppsatt</w:t>
      </w:r>
      <w:r>
        <w:t xml:space="preserve"> under SM</w:t>
      </w:r>
    </w:p>
    <w:p w14:paraId="479DD558" w14:textId="3E1E3D45" w:rsidR="00C57A3D" w:rsidRDefault="00C57A3D"/>
    <w:p w14:paraId="292147ED" w14:textId="40D6CA66" w:rsidR="00AC11CC" w:rsidRDefault="00AC11CC">
      <w:r w:rsidRPr="00AC11CC">
        <w:rPr>
          <w:rStyle w:val="Rubrik2Char"/>
        </w:rPr>
        <w:t>Kort</w:t>
      </w:r>
      <w:r>
        <w:rPr>
          <w:rStyle w:val="Rubrik2Char"/>
        </w:rPr>
        <w:t xml:space="preserve"> om uppsättning</w:t>
      </w:r>
      <w:r w:rsidRPr="00AC11CC">
        <w:rPr>
          <w:rStyle w:val="Rubrik2Char"/>
        </w:rPr>
        <w:t>:</w:t>
      </w:r>
      <w:r w:rsidRPr="00AC11CC">
        <w:rPr>
          <w:rStyle w:val="Rubrik2Char"/>
        </w:rPr>
        <w:br/>
      </w:r>
      <w:r>
        <w:t xml:space="preserve">På varje domarbord ute på tävlingsplatsen finns en dator. På </w:t>
      </w:r>
      <w:del w:id="106" w:author="Magnus Sandberg" w:date="2020-03-02T20:48:00Z">
        <w:r w:rsidDel="000C4BA7">
          <w:delText>varje dator som finns ute hos domarna</w:delText>
        </w:r>
      </w:del>
      <w:ins w:id="107" w:author="Magnus Sandberg" w:date="2020-03-02T20:48:00Z">
        <w:r w:rsidR="000C4BA7">
          <w:t>var och en på dessa domardatorer</w:t>
        </w:r>
      </w:ins>
      <w:r>
        <w:t xml:space="preserve"> </w:t>
      </w:r>
      <w:del w:id="108" w:author="Magnus Sandberg" w:date="2020-03-02T20:48:00Z">
        <w:r w:rsidDel="000C4BA7">
          <w:delText xml:space="preserve">finns </w:delText>
        </w:r>
      </w:del>
      <w:ins w:id="109" w:author="Magnus Sandberg" w:date="2020-03-02T20:48:00Z">
        <w:r w:rsidR="000C4BA7">
          <w:t xml:space="preserve">ska det finnas </w:t>
        </w:r>
      </w:ins>
      <w:r>
        <w:t xml:space="preserve">en utdelad folder som vi kan nå från </w:t>
      </w:r>
      <w:del w:id="110" w:author="Magnus Sandberg" w:date="2020-03-02T20:48:00Z">
        <w:r w:rsidDel="000C4BA7">
          <w:delText xml:space="preserve">alla </w:delText>
        </w:r>
      </w:del>
      <w:r>
        <w:t>datorer</w:t>
      </w:r>
      <w:ins w:id="111" w:author="Magnus Sandberg" w:date="2020-03-02T20:48:00Z">
        <w:r w:rsidR="000C4BA7">
          <w:t>na</w:t>
        </w:r>
      </w:ins>
      <w:r>
        <w:t xml:space="preserve"> inne på sekretariatet. I sekretariatet kan man då hämta alla ifyllda excel och kontrollera dom och föra in resultaten. </w:t>
      </w:r>
    </w:p>
    <w:p w14:paraId="08404BFC" w14:textId="795A4FB2" w:rsidR="00AC11CC" w:rsidRDefault="00AC11CC" w:rsidP="001F0099">
      <w:pPr>
        <w:pStyle w:val="Rubrik2"/>
      </w:pPr>
      <w:r>
        <w:t xml:space="preserve">Detaljerad uppsättning </w:t>
      </w:r>
    </w:p>
    <w:p w14:paraId="18B04917" w14:textId="60F9461B" w:rsidR="00AC11CC" w:rsidRPr="00AC11CC" w:rsidRDefault="00AC11CC" w:rsidP="00AC11CC">
      <w:r>
        <w:t xml:space="preserve">Nedan beskrivs </w:t>
      </w:r>
      <w:ins w:id="112" w:author="Magnus Sandberg" w:date="2020-03-02T20:44:00Z">
        <w:r w:rsidR="00516B6F">
          <w:t xml:space="preserve">uppsättningen </w:t>
        </w:r>
      </w:ins>
      <w:r>
        <w:t>mer detaljerat och hur vi brukar arbeta under tävlingarna.</w:t>
      </w:r>
      <w:ins w:id="113" w:author="Magnus Sandberg" w:date="2020-03-02T20:44:00Z">
        <w:r w:rsidR="00516B6F">
          <w:t xml:space="preserve"> Det är viktigt att datorerna och nätet är upp</w:t>
        </w:r>
      </w:ins>
      <w:ins w:id="114" w:author="Magnus Sandberg" w:date="2020-03-02T20:45:00Z">
        <w:r w:rsidR="00516B6F">
          <w:t xml:space="preserve">satt på detta sätt </w:t>
        </w:r>
      </w:ins>
      <w:ins w:id="115" w:author="Magnus Sandberg" w:date="2020-03-02T20:48:00Z">
        <w:r w:rsidR="000C4BA7">
          <w:t>när vi kommer ner inför tävlingen. Detta nä</w:t>
        </w:r>
      </w:ins>
      <w:ins w:id="116" w:author="Magnus Sandberg" w:date="2020-03-02T20:49:00Z">
        <w:r w:rsidR="000C4BA7">
          <w:t>tverk är en förutsättning för att poängen ska kunna hanteras under tävlingen.</w:t>
        </w:r>
      </w:ins>
    </w:p>
    <w:p w14:paraId="7E802938" w14:textId="3C7C511B" w:rsidR="00C57A3D" w:rsidRDefault="00C57A3D" w:rsidP="007520BF">
      <w:pPr>
        <w:pStyle w:val="Rubrik3"/>
      </w:pPr>
      <w:r>
        <w:t>Domarbordens datorer</w:t>
      </w:r>
    </w:p>
    <w:p w14:paraId="4615D4C4" w14:textId="0D48FA39" w:rsidR="00F32399" w:rsidRDefault="00AC11CC">
      <w:r>
        <w:t>Sätt</w:t>
      </w:r>
      <w:r w:rsidR="00272974">
        <w:t xml:space="preserve"> upp</w:t>
      </w:r>
      <w:r w:rsidR="00B173ED">
        <w:t xml:space="preserve"> ett nät</w:t>
      </w:r>
      <w:r>
        <w:t>verk</w:t>
      </w:r>
      <w:r w:rsidR="00B173ED">
        <w:t xml:space="preserve"> mellan </w:t>
      </w:r>
      <w:r w:rsidR="00C57A3D">
        <w:t xml:space="preserve">alla </w:t>
      </w:r>
      <w:r w:rsidR="00B173ED">
        <w:t>datorerna och skapade en fo</w:t>
      </w:r>
      <w:r w:rsidR="00F32399">
        <w:t xml:space="preserve">lder på varje domares skrivbord. I den foldern </w:t>
      </w:r>
      <w:ins w:id="117" w:author="Magnus Sandberg" w:date="2020-03-02T20:45:00Z">
        <w:r w:rsidR="00516B6F">
          <w:t xml:space="preserve">kommer vi senare att </w:t>
        </w:r>
      </w:ins>
      <w:r w:rsidR="00F32399">
        <w:t>l</w:t>
      </w:r>
      <w:r>
        <w:t>ägg</w:t>
      </w:r>
      <w:ins w:id="118" w:author="Magnus Sandberg" w:date="2020-03-02T20:45:00Z">
        <w:r w:rsidR="00516B6F">
          <w:t>a</w:t>
        </w:r>
      </w:ins>
      <w:del w:id="119" w:author="Magnus Sandberg" w:date="2020-03-02T20:45:00Z">
        <w:r w:rsidDel="00516B6F">
          <w:delText>er</w:delText>
        </w:r>
      </w:del>
      <w:r w:rsidR="00164BEF">
        <w:t xml:space="preserve"> </w:t>
      </w:r>
      <w:del w:id="120" w:author="Magnus Sandberg" w:date="2020-03-02T20:45:00Z">
        <w:r w:rsidR="00164BEF" w:rsidDel="00516B6F">
          <w:delText xml:space="preserve">vi </w:delText>
        </w:r>
      </w:del>
      <w:r w:rsidR="00164BEF">
        <w:t>alla protokoll</w:t>
      </w:r>
      <w:r w:rsidR="00F32399">
        <w:t xml:space="preserve"> som behövs under </w:t>
      </w:r>
      <w:ins w:id="121" w:author="Magnus Sandberg" w:date="2020-03-02T20:45:00Z">
        <w:r w:rsidR="00516B6F">
          <w:t>tävlings</w:t>
        </w:r>
      </w:ins>
      <w:r w:rsidR="00F32399">
        <w:t>dagen tillsammans med ett dokument där vi skr</w:t>
      </w:r>
      <w:r>
        <w:t>iver</w:t>
      </w:r>
      <w:r w:rsidR="00F32399">
        <w:t xml:space="preserve"> ner information till domarborden</w:t>
      </w:r>
      <w:r w:rsidR="00164BEF">
        <w:t>,</w:t>
      </w:r>
      <w:r w:rsidR="00F32399">
        <w:t xml:space="preserve"> om </w:t>
      </w:r>
      <w:r w:rsidR="00164BEF">
        <w:t>det behöv</w:t>
      </w:r>
      <w:r w:rsidR="00F32399">
        <w:t>s. Vi l</w:t>
      </w:r>
      <w:r>
        <w:t>ägger</w:t>
      </w:r>
      <w:r w:rsidR="00164BEF">
        <w:t xml:space="preserve"> även en startlista på varje domarbord.</w:t>
      </w:r>
    </w:p>
    <w:p w14:paraId="02B42C47" w14:textId="056D5E91" w:rsidR="00F32399" w:rsidRDefault="000C4BA7" w:rsidP="00164BEF">
      <w:pPr>
        <w:spacing w:after="0"/>
      </w:pPr>
      <w:ins w:id="122" w:author="Magnus Sandberg" w:date="2020-03-02T20:49:00Z">
        <w:r>
          <w:t>Senare</w:t>
        </w:r>
      </w:ins>
      <w:ins w:id="123" w:author="Bäcklund Stålenheim Katarina LK_STUP" w:date="2020-03-01T21:32:00Z">
        <w:del w:id="124" w:author="Magnus Sandberg" w:date="2020-03-02T20:49:00Z">
          <w:r w:rsidR="00B37468" w:rsidDel="000C4BA7">
            <w:delText>Vi</w:delText>
          </w:r>
        </w:del>
        <w:r w:rsidR="00B37468">
          <w:t xml:space="preserve"> </w:t>
        </w:r>
      </w:ins>
      <w:del w:id="125" w:author="Bäcklund Stålenheim Katarina LK_STUP" w:date="2020-03-01T21:22:00Z">
        <w:r w:rsidR="00164BEF" w:rsidRPr="00164BEF" w:rsidDel="00164BEF">
          <w:delText>S</w:delText>
        </w:r>
      </w:del>
      <w:ins w:id="126" w:author="Bäcklund Stålenheim Katarina LK_STUP" w:date="2020-03-01T21:32:00Z">
        <w:r w:rsidR="00B37468">
          <w:t>s</w:t>
        </w:r>
      </w:ins>
      <w:r w:rsidR="00F32399" w:rsidRPr="00164BEF">
        <w:t>kapa</w:t>
      </w:r>
      <w:ins w:id="127" w:author="Bäcklund Stålenheim Katarina LK_STUP" w:date="2020-03-01T21:22:00Z">
        <w:r w:rsidR="00164BEF">
          <w:t xml:space="preserve">r </w:t>
        </w:r>
      </w:ins>
      <w:ins w:id="128" w:author="Magnus Sandberg" w:date="2020-03-02T20:50:00Z">
        <w:r>
          <w:t xml:space="preserve">vi </w:t>
        </w:r>
      </w:ins>
      <w:del w:id="129" w:author="Bäcklund Stålenheim Katarina LK_STUP" w:date="2020-03-01T21:22:00Z">
        <w:r w:rsidR="00F32399" w:rsidRPr="00164BEF" w:rsidDel="00164BEF">
          <w:delText xml:space="preserve"> även </w:delText>
        </w:r>
      </w:del>
      <w:r w:rsidR="00F32399" w:rsidRPr="00164BEF">
        <w:t xml:space="preserve">en </w:t>
      </w:r>
      <w:ins w:id="130" w:author="Magnus Sandberg" w:date="2020-03-02T20:50:00Z">
        <w:r>
          <w:t xml:space="preserve">ny </w:t>
        </w:r>
      </w:ins>
      <w:r w:rsidR="00F32399" w:rsidRPr="00164BEF">
        <w:t xml:space="preserve">folder </w:t>
      </w:r>
      <w:ins w:id="131" w:author="Magnus Sandberg" w:date="2020-03-02T20:50:00Z">
        <w:r>
          <w:t>i varje utdelad folder. Den nya foldern</w:t>
        </w:r>
      </w:ins>
      <w:del w:id="132" w:author="Magnus Sandberg" w:date="2020-03-02T20:50:00Z">
        <w:r w:rsidR="00F32399" w:rsidRPr="00164BEF" w:rsidDel="000C4BA7">
          <w:delText>som</w:delText>
        </w:r>
      </w:del>
      <w:r w:rsidR="00F32399" w:rsidRPr="00164BEF">
        <w:t xml:space="preserve"> hette</w:t>
      </w:r>
      <w:ins w:id="133" w:author="Magnus Sandberg" w:date="2020-03-02T20:50:00Z">
        <w:r>
          <w:t>r</w:t>
        </w:r>
      </w:ins>
      <w:r w:rsidR="00F32399" w:rsidRPr="00164BEF">
        <w:t xml:space="preserve"> ”Resultat”. </w:t>
      </w:r>
      <w:r w:rsidR="00F32399">
        <w:t>När en domarsekreterare fyllt i ett protokoll</w:t>
      </w:r>
      <w:r w:rsidR="00164BEF">
        <w:t xml:space="preserve"> (en exelfil)</w:t>
      </w:r>
      <w:r w:rsidR="00F32399">
        <w:t xml:space="preserve"> flytta</w:t>
      </w:r>
      <w:r w:rsidR="00AC11CC">
        <w:t>r</w:t>
      </w:r>
      <w:r w:rsidR="00F32399">
        <w:t xml:space="preserve"> </w:t>
      </w:r>
      <w:r w:rsidR="001F0099">
        <w:t xml:space="preserve">domarsekreteraren </w:t>
      </w:r>
      <w:r w:rsidR="00F32399">
        <w:t xml:space="preserve">protokollet till </w:t>
      </w:r>
      <w:ins w:id="134" w:author="Magnus Sandberg" w:date="2020-03-02T20:50:00Z">
        <w:r>
          <w:t xml:space="preserve">foldern </w:t>
        </w:r>
      </w:ins>
      <w:r w:rsidR="00F32399">
        <w:t>”resultat”</w:t>
      </w:r>
      <w:del w:id="135" w:author="Magnus Sandberg" w:date="2020-03-02T20:50:00Z">
        <w:r w:rsidR="00F32399" w:rsidDel="000C4BA7">
          <w:delText xml:space="preserve"> foldern</w:delText>
        </w:r>
      </w:del>
      <w:r w:rsidR="00164BEF">
        <w:t>. På</w:t>
      </w:r>
      <w:r w:rsidR="00F32399">
        <w:t xml:space="preserve"> så att man hela tiden v</w:t>
      </w:r>
      <w:r w:rsidR="00AC11CC">
        <w:t>et</w:t>
      </w:r>
      <w:r w:rsidR="00F32399">
        <w:t xml:space="preserve"> vilka protokoll som </w:t>
      </w:r>
      <w:r w:rsidR="00AC11CC">
        <w:t>är</w:t>
      </w:r>
      <w:r w:rsidR="00164BEF">
        <w:t xml:space="preserve"> ifyllda och vilka som är kvar att fylla i.</w:t>
      </w:r>
    </w:p>
    <w:p w14:paraId="02857A68" w14:textId="12322585" w:rsidR="00272974" w:rsidRDefault="00F32399">
      <w:r>
        <w:t xml:space="preserve">Se bilden nedan hur det </w:t>
      </w:r>
      <w:del w:id="136" w:author="Magnus Sandberg" w:date="2020-03-02T20:46:00Z">
        <w:r w:rsidDel="000C4BA7">
          <w:delText xml:space="preserve">ungefär </w:delText>
        </w:r>
      </w:del>
      <w:r>
        <w:t>k</w:t>
      </w:r>
      <w:r w:rsidR="00AC11CC">
        <w:t>an</w:t>
      </w:r>
      <w:ins w:id="137" w:author="Magnus Sandberg" w:date="2020-03-02T20:46:00Z">
        <w:r w:rsidR="000C4BA7">
          <w:t xml:space="preserve"> </w:t>
        </w:r>
      </w:ins>
      <w:r>
        <w:t>se ut på en domardator.</w:t>
      </w:r>
    </w:p>
    <w:p w14:paraId="30BF0AEB" w14:textId="56636625" w:rsidR="00272974" w:rsidRDefault="00F32399">
      <w:r>
        <w:rPr>
          <w:noProof/>
          <w:lang w:eastAsia="sv-SE"/>
        </w:rPr>
        <w:lastRenderedPageBreak/>
        <w:drawing>
          <wp:inline distT="0" distB="0" distL="0" distR="0" wp14:anchorId="539659B7" wp14:editId="7110D473">
            <wp:extent cx="5760720" cy="5149811"/>
            <wp:effectExtent l="0" t="0" r="0" b="0"/>
            <wp:docPr id="3" name="Bildobjekt 3" descr="C:\Users\magnus.sandberg\AppData\Local\Microsoft\Windows\INetCacheContent.Word\Volti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nus.sandberg\AppData\Local\Microsoft\Windows\INetCacheContent.Word\Volti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CFA6" w14:textId="77777777" w:rsidR="00F32399" w:rsidRDefault="00F32399">
      <w:r>
        <w:t>Domardator</w:t>
      </w:r>
    </w:p>
    <w:p w14:paraId="1F704850" w14:textId="3CFAD7CD" w:rsidR="00C57A3D" w:rsidRDefault="00C57A3D" w:rsidP="007520BF">
      <w:pPr>
        <w:pStyle w:val="Rubrik3"/>
      </w:pPr>
      <w:r>
        <w:t>Sekretariatets datorer</w:t>
      </w:r>
    </w:p>
    <w:p w14:paraId="0EAE4096" w14:textId="6BA13033" w:rsidR="00AC11CC" w:rsidRDefault="00AE0E01" w:rsidP="00AE0E01">
      <w:r>
        <w:t>Foldern som l</w:t>
      </w:r>
      <w:r w:rsidR="00AC11CC">
        <w:t>igger</w:t>
      </w:r>
      <w:r>
        <w:t xml:space="preserve"> på </w:t>
      </w:r>
      <w:r w:rsidR="001F0099">
        <w:t>respektive skrivbord</w:t>
      </w:r>
      <w:r>
        <w:t xml:space="preserve"> </w:t>
      </w:r>
      <w:r w:rsidR="00AC11CC">
        <w:t>på domardatorerna är</w:t>
      </w:r>
      <w:r>
        <w:t xml:space="preserve"> utdelad</w:t>
      </w:r>
      <w:r w:rsidR="00AC11CC">
        <w:t>e</w:t>
      </w:r>
      <w:r>
        <w:t xml:space="preserve"> så att </w:t>
      </w:r>
      <w:r w:rsidR="00AC11CC">
        <w:t>man</w:t>
      </w:r>
      <w:r>
        <w:t xml:space="preserve"> i sekretariatet hela tiden k</w:t>
      </w:r>
      <w:r w:rsidR="00AC11CC">
        <w:t>an</w:t>
      </w:r>
      <w:r>
        <w:t xml:space="preserve"> hämta protokoll från resultatfoldern från respektive domarbord. </w:t>
      </w:r>
      <w:del w:id="138" w:author="Magnus Sandberg" w:date="2020-03-02T20:46:00Z">
        <w:r w:rsidDel="000C4BA7">
          <w:delText>Vi l</w:delText>
        </w:r>
        <w:r w:rsidR="00AC11CC" w:rsidDel="000C4BA7">
          <w:delText>ägger</w:delText>
        </w:r>
        <w:r w:rsidDel="000C4BA7">
          <w:delText xml:space="preserve"> </w:delText>
        </w:r>
      </w:del>
      <w:ins w:id="139" w:author="Magnus Sandberg" w:date="2020-03-02T20:46:00Z">
        <w:r w:rsidR="000C4BA7">
          <w:t xml:space="preserve">Lägg gärna </w:t>
        </w:r>
      </w:ins>
      <w:r>
        <w:t xml:space="preserve">upp shortcuts </w:t>
      </w:r>
      <w:ins w:id="140" w:author="Magnus Sandberg" w:date="2020-03-02T20:47:00Z">
        <w:r w:rsidR="000C4BA7">
          <w:t xml:space="preserve">till de delade foldrarna </w:t>
        </w:r>
      </w:ins>
      <w:r>
        <w:t xml:space="preserve">på varje skrivbord på datorerna i sekretariatet. </w:t>
      </w:r>
    </w:p>
    <w:p w14:paraId="5E2F4A1D" w14:textId="623FD41D" w:rsidR="00272974" w:rsidRDefault="00AC11CC">
      <w:r>
        <w:t>Sekretariatet</w:t>
      </w:r>
      <w:r w:rsidR="00C57A3D">
        <w:t xml:space="preserve"> hämt</w:t>
      </w:r>
      <w:r>
        <w:t>ar</w:t>
      </w:r>
      <w:r w:rsidR="00C57A3D">
        <w:t xml:space="preserve"> protokoll från domardatorerna och </w:t>
      </w:r>
      <w:r w:rsidR="00AE0E01">
        <w:t xml:space="preserve">kontrollerade varje protokoll och jämför mot pappersprotokollet för att kontrollera att domarsekreteraren inte </w:t>
      </w:r>
      <w:r w:rsidR="00C57A3D">
        <w:t>fyllt i fel. När</w:t>
      </w:r>
      <w:r>
        <w:t xml:space="preserve"> det är kontrollerat</w:t>
      </w:r>
      <w:r w:rsidR="00C57A3D">
        <w:t xml:space="preserve"> f</w:t>
      </w:r>
      <w:r w:rsidR="00AE0E01">
        <w:t>lytta</w:t>
      </w:r>
      <w:r>
        <w:t>r</w:t>
      </w:r>
      <w:r w:rsidR="00AE0E01">
        <w:t xml:space="preserve"> </w:t>
      </w:r>
      <w:ins w:id="141" w:author="Magnus Sandberg" w:date="2020-03-02T20:41:00Z">
        <w:r w:rsidR="00516B6F">
          <w:t>man</w:t>
        </w:r>
      </w:ins>
      <w:del w:id="142" w:author="Magnus Sandberg" w:date="2020-03-02T20:41:00Z">
        <w:r w:rsidR="00AE0E01" w:rsidDel="00516B6F">
          <w:delText>vi</w:delText>
        </w:r>
      </w:del>
      <w:r w:rsidR="00AE0E01">
        <w:t xml:space="preserve"> över </w:t>
      </w:r>
      <w:r w:rsidR="001F0099">
        <w:t xml:space="preserve">protokollet till en ny mapp på domarsekretariatets datorer för att hålla reda på vilka som </w:t>
      </w:r>
      <w:r>
        <w:t>är</w:t>
      </w:r>
      <w:r w:rsidR="001F0099">
        <w:t xml:space="preserve"> hanterade.</w:t>
      </w:r>
    </w:p>
    <w:p w14:paraId="10B7767B" w14:textId="77777777" w:rsidR="00272974" w:rsidRDefault="00272974"/>
    <w:p w14:paraId="3D64E863" w14:textId="30458F2A" w:rsidR="00B173ED" w:rsidRDefault="00272974">
      <w:pPr>
        <w:rPr>
          <w:ins w:id="143" w:author="Bäcklund Stålenheim Katarina LK_STUP" w:date="2020-03-01T21:24:00Z"/>
        </w:rPr>
      </w:pPr>
      <w:r>
        <w:rPr>
          <w:noProof/>
          <w:lang w:eastAsia="sv-SE"/>
        </w:rPr>
        <w:drawing>
          <wp:inline distT="0" distB="0" distL="0" distR="0" wp14:anchorId="1FED0F3C" wp14:editId="4004618A">
            <wp:extent cx="1004887" cy="971693"/>
            <wp:effectExtent l="0" t="0" r="508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132" cy="98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9214CC" w14:textId="3A34CE72" w:rsidR="00B37468" w:rsidDel="00AB22A9" w:rsidRDefault="00B37468">
      <w:pPr>
        <w:rPr>
          <w:ins w:id="144" w:author="Bäcklund Stålenheim Katarina LK_STUP" w:date="2020-03-01T21:24:00Z"/>
          <w:del w:id="145" w:author="Magnus Sandberg" w:date="2020-03-07T14:37:00Z"/>
        </w:rPr>
      </w:pPr>
    </w:p>
    <w:p w14:paraId="16E0BA77" w14:textId="16FE8072" w:rsidR="00B37468" w:rsidRPr="00B37468" w:rsidDel="00AB22A9" w:rsidRDefault="00B37468">
      <w:pPr>
        <w:rPr>
          <w:del w:id="146" w:author="Magnus Sandberg" w:date="2020-03-07T14:37:00Z"/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ins w:id="147" w:author="Bäcklund Stålenheim Katarina LK_STUP" w:date="2020-03-01T21:24:00Z">
        <w:del w:id="148" w:author="Magnus Sandberg" w:date="2020-03-07T14:37:00Z">
          <w:r w:rsidRPr="00B37468" w:rsidDel="00AB22A9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delText>Resultatlistor</w:delText>
          </w:r>
        </w:del>
      </w:ins>
    </w:p>
    <w:p w14:paraId="68E52E2C" w14:textId="325E1251" w:rsidR="00737308" w:rsidDel="00AB22A9" w:rsidRDefault="00B37468">
      <w:pPr>
        <w:rPr>
          <w:del w:id="149" w:author="Magnus Sandberg" w:date="2020-03-07T14:37:00Z"/>
        </w:rPr>
      </w:pPr>
      <w:ins w:id="150" w:author="Bäcklund Stålenheim Katarina LK_STUP" w:date="2020-03-01T21:25:00Z">
        <w:del w:id="151" w:author="Magnus Sandberg" w:date="2020-03-07T14:37:00Z">
          <w:r w:rsidDel="00AB22A9">
            <w:delText>xxxx</w:delText>
          </w:r>
        </w:del>
      </w:ins>
    </w:p>
    <w:p w14:paraId="3D0D4A06" w14:textId="77777777" w:rsidR="003C0536" w:rsidRDefault="003C0536"/>
    <w:p w14:paraId="13EEEF00" w14:textId="486812F9" w:rsidR="008778C2" w:rsidRDefault="008778C2"/>
    <w:sectPr w:rsidR="008778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B335C9"/>
    <w:multiLevelType w:val="hybridMultilevel"/>
    <w:tmpl w:val="088EA0D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gnus Sandberg">
    <w15:presenceInfo w15:providerId="AD" w15:userId="S::magnus.sandberg@nearu.se::066b2693-7ec4-4c24-b98f-6712f9d1ce3c"/>
  </w15:person>
  <w15:person w15:author="Bäcklund Stålenheim Katarina LK_STUP">
    <w15:presenceInfo w15:providerId="AD" w15:userId="S-1-5-21-2133076291-380518978-720635935-60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40D"/>
    <w:rsid w:val="00063D40"/>
    <w:rsid w:val="00076AC8"/>
    <w:rsid w:val="000C4BA7"/>
    <w:rsid w:val="000D78CE"/>
    <w:rsid w:val="00125E0A"/>
    <w:rsid w:val="00164BEF"/>
    <w:rsid w:val="001F0099"/>
    <w:rsid w:val="001F4C74"/>
    <w:rsid w:val="002447E0"/>
    <w:rsid w:val="00272974"/>
    <w:rsid w:val="00280EFF"/>
    <w:rsid w:val="002C1F75"/>
    <w:rsid w:val="00375CE7"/>
    <w:rsid w:val="003C0536"/>
    <w:rsid w:val="00404060"/>
    <w:rsid w:val="00411EB3"/>
    <w:rsid w:val="00431663"/>
    <w:rsid w:val="005163FE"/>
    <w:rsid w:val="00516B6F"/>
    <w:rsid w:val="005E6CEC"/>
    <w:rsid w:val="005E7FA2"/>
    <w:rsid w:val="00600CDB"/>
    <w:rsid w:val="00601106"/>
    <w:rsid w:val="0063778D"/>
    <w:rsid w:val="0070340D"/>
    <w:rsid w:val="00737308"/>
    <w:rsid w:val="00746FE9"/>
    <w:rsid w:val="007520BF"/>
    <w:rsid w:val="0081513A"/>
    <w:rsid w:val="00822C66"/>
    <w:rsid w:val="0083435A"/>
    <w:rsid w:val="00861E65"/>
    <w:rsid w:val="008778C2"/>
    <w:rsid w:val="00A61BE6"/>
    <w:rsid w:val="00AA379C"/>
    <w:rsid w:val="00AB22A9"/>
    <w:rsid w:val="00AC11CC"/>
    <w:rsid w:val="00AE0E01"/>
    <w:rsid w:val="00B173ED"/>
    <w:rsid w:val="00B23C2F"/>
    <w:rsid w:val="00B348D8"/>
    <w:rsid w:val="00B37468"/>
    <w:rsid w:val="00C12A16"/>
    <w:rsid w:val="00C16DF2"/>
    <w:rsid w:val="00C3040D"/>
    <w:rsid w:val="00C57A3D"/>
    <w:rsid w:val="00CA125D"/>
    <w:rsid w:val="00CD718A"/>
    <w:rsid w:val="00E67A6D"/>
    <w:rsid w:val="00EB4146"/>
    <w:rsid w:val="00EC684D"/>
    <w:rsid w:val="00F32399"/>
    <w:rsid w:val="00F378FC"/>
    <w:rsid w:val="00F3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74DB"/>
  <w15:docId w15:val="{CF778790-8EC1-4700-973A-B4AB755D4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A3D"/>
  </w:style>
  <w:style w:type="paragraph" w:styleId="Rubrik1">
    <w:name w:val="heading 1"/>
    <w:basedOn w:val="Normal"/>
    <w:next w:val="Normal"/>
    <w:link w:val="Rubrik1Char"/>
    <w:uiPriority w:val="9"/>
    <w:qFormat/>
    <w:rsid w:val="00C57A3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C57A3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C57A3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C57A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C57A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C57A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C57A3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C57A3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C57A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C57A3D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Rubrik2Char">
    <w:name w:val="Rubrik 2 Char"/>
    <w:basedOn w:val="Standardstycketeckensnitt"/>
    <w:link w:val="Rubrik2"/>
    <w:uiPriority w:val="9"/>
    <w:rsid w:val="00C57A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rsid w:val="00C57A3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C57A3D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C57A3D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C57A3D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C57A3D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C57A3D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C57A3D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C57A3D"/>
    <w:pPr>
      <w:spacing w:line="240" w:lineRule="auto"/>
    </w:pPr>
    <w:rPr>
      <w:b/>
      <w:bCs/>
      <w:smallCaps/>
      <w:color w:val="44546A" w:themeColor="text2"/>
    </w:rPr>
  </w:style>
  <w:style w:type="paragraph" w:styleId="Rubrik">
    <w:name w:val="Title"/>
    <w:basedOn w:val="Normal"/>
    <w:next w:val="Normal"/>
    <w:link w:val="RubrikChar"/>
    <w:uiPriority w:val="10"/>
    <w:qFormat/>
    <w:rsid w:val="00C57A3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RubrikChar">
    <w:name w:val="Rubrik Char"/>
    <w:basedOn w:val="Standardstycketeckensnitt"/>
    <w:link w:val="Rubrik"/>
    <w:uiPriority w:val="10"/>
    <w:rsid w:val="00C57A3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C57A3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C57A3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ark">
    <w:name w:val="Strong"/>
    <w:basedOn w:val="Standardstycketeckensnitt"/>
    <w:uiPriority w:val="22"/>
    <w:qFormat/>
    <w:rsid w:val="00C57A3D"/>
    <w:rPr>
      <w:b/>
      <w:bCs/>
    </w:rPr>
  </w:style>
  <w:style w:type="character" w:styleId="Betoning">
    <w:name w:val="Emphasis"/>
    <w:basedOn w:val="Standardstycketeckensnitt"/>
    <w:uiPriority w:val="20"/>
    <w:qFormat/>
    <w:rsid w:val="00C57A3D"/>
    <w:rPr>
      <w:i/>
      <w:iCs/>
    </w:rPr>
  </w:style>
  <w:style w:type="paragraph" w:styleId="Ingetavstnd">
    <w:name w:val="No Spacing"/>
    <w:uiPriority w:val="1"/>
    <w:qFormat/>
    <w:rsid w:val="00C57A3D"/>
    <w:pPr>
      <w:spacing w:after="0" w:line="240" w:lineRule="auto"/>
    </w:pPr>
  </w:style>
  <w:style w:type="paragraph" w:styleId="Citat">
    <w:name w:val="Quote"/>
    <w:basedOn w:val="Normal"/>
    <w:next w:val="Normal"/>
    <w:link w:val="CitatChar"/>
    <w:uiPriority w:val="29"/>
    <w:qFormat/>
    <w:rsid w:val="00C57A3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tChar">
    <w:name w:val="Citat Char"/>
    <w:basedOn w:val="Standardstycketeckensnitt"/>
    <w:link w:val="Citat"/>
    <w:uiPriority w:val="29"/>
    <w:rsid w:val="00C57A3D"/>
    <w:rPr>
      <w:color w:val="44546A" w:themeColor="text2"/>
      <w:sz w:val="24"/>
      <w:szCs w:val="24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C57A3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C57A3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Diskretbetoning">
    <w:name w:val="Subtle Emphasis"/>
    <w:basedOn w:val="Standardstycketeckensnitt"/>
    <w:uiPriority w:val="19"/>
    <w:qFormat/>
    <w:rsid w:val="00C57A3D"/>
    <w:rPr>
      <w:i/>
      <w:iCs/>
      <w:color w:val="595959" w:themeColor="text1" w:themeTint="A6"/>
    </w:rPr>
  </w:style>
  <w:style w:type="character" w:styleId="Starkbetoning">
    <w:name w:val="Intense Emphasis"/>
    <w:basedOn w:val="Standardstycketeckensnitt"/>
    <w:uiPriority w:val="21"/>
    <w:qFormat/>
    <w:rsid w:val="00C57A3D"/>
    <w:rPr>
      <w:b/>
      <w:bCs/>
      <w:i/>
      <w:iCs/>
    </w:rPr>
  </w:style>
  <w:style w:type="character" w:styleId="Diskretreferens">
    <w:name w:val="Subtle Reference"/>
    <w:basedOn w:val="Standardstycketeckensnitt"/>
    <w:uiPriority w:val="31"/>
    <w:qFormat/>
    <w:rsid w:val="00C57A3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Starkreferens">
    <w:name w:val="Intense Reference"/>
    <w:basedOn w:val="Standardstycketeckensnitt"/>
    <w:uiPriority w:val="32"/>
    <w:qFormat/>
    <w:rsid w:val="00C57A3D"/>
    <w:rPr>
      <w:b/>
      <w:bCs/>
      <w:smallCaps/>
      <w:color w:val="44546A" w:themeColor="text2"/>
      <w:u w:val="single"/>
    </w:rPr>
  </w:style>
  <w:style w:type="character" w:styleId="Bokenstitel">
    <w:name w:val="Book Title"/>
    <w:basedOn w:val="Standardstycketeckensnitt"/>
    <w:uiPriority w:val="33"/>
    <w:qFormat/>
    <w:rsid w:val="00C57A3D"/>
    <w:rPr>
      <w:b/>
      <w:bCs/>
      <w:smallCaps/>
      <w:spacing w:val="10"/>
    </w:rPr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C57A3D"/>
    <w:pPr>
      <w:outlineLvl w:val="9"/>
    </w:pPr>
  </w:style>
  <w:style w:type="paragraph" w:styleId="Liststycke">
    <w:name w:val="List Paragraph"/>
    <w:basedOn w:val="Normal"/>
    <w:uiPriority w:val="34"/>
    <w:qFormat/>
    <w:rsid w:val="00063D40"/>
    <w:pPr>
      <w:ind w:left="720"/>
      <w:contextualSpacing/>
    </w:pPr>
  </w:style>
  <w:style w:type="character" w:styleId="Kommentarsreferens">
    <w:name w:val="annotation reference"/>
    <w:basedOn w:val="Standardstycketeckensnitt"/>
    <w:uiPriority w:val="99"/>
    <w:semiHidden/>
    <w:unhideWhenUsed/>
    <w:rsid w:val="00B37468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unhideWhenUsed/>
    <w:rsid w:val="00B37468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rsid w:val="00B37468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B37468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B37468"/>
    <w:rPr>
      <w:b/>
      <w:bCs/>
      <w:sz w:val="20"/>
      <w:szCs w:val="2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B374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B374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4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61B9D-04B4-440C-9A31-F4CB6C0F2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1111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Livsmedelsverket</Company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Magnus Sandberg</dc:creator>
  <cp:lastModifiedBy>Magnus Sandberg</cp:lastModifiedBy>
  <cp:revision>9</cp:revision>
  <dcterms:created xsi:type="dcterms:W3CDTF">2020-03-02T19:55:00Z</dcterms:created>
  <dcterms:modified xsi:type="dcterms:W3CDTF">2020-03-07T14:15:00Z</dcterms:modified>
</cp:coreProperties>
</file>